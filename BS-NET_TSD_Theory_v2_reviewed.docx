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3864"/>
          <w:sz w:val="80"/>
          <w:szCs w:val="80"/>
        </w:rPr>
        <w:t xml:space="preserve">BS-NET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Temporal Self-Distillation Theory</w:t>
      </w:r>
    </w:p>
    <w:p>
      <w:pPr>
        <w:pBdr>
          <w:bottom w:val="single" w:color="2E75B6" w:sz="16" w:space="1"/>
        </w:pBdr>
        <w:spacing w:after="0"/>
      </w:pPr>
    </w:p>
    <w:p>
      <w:pPr>
        <w:spacing w:after="120" w:before="0"/>
      </w:pP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404040"/>
          <w:sz w:val="26"/>
          <w:szCs w:val="26"/>
        </w:rPr>
        <w:t xml:space="preserve">HCP-Free · Within-Subject · No External Teacher</w:t>
      </w:r>
    </w:p>
    <w:p>
      <w:pPr>
        <w:spacing w:after="600" w:before="0"/>
      </w:pPr>
    </w:p>
    <w:p>
      <w:pPr>
        <w:spacing w:after="60" w:before="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Heo Hwon (허훤)  ·  BMC Lab, Asan Medical Center</w:t>
      </w:r>
    </w:p>
    <w:p>
      <w:pPr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April 2026  ·  v2.0 — Distillation Taxonomy Update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0. 개정 이유 (v1 → v2)</w:t>
      </w:r>
    </w:p>
    <w:p>
      <w:pPr>
        <w:pBdr>
          <w:bottom w:val="single" w:color="2E75B6" w:sz="8" w:space="1"/>
        </w:pBdr>
        <w:spacing w:after="0"/>
      </w:pPr>
    </w:p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v1 이론은 w* 획득을 HCP 데이터에 의존했다. 데이터 사용성 이슈로 HCP가 제외됨에 따라 이론 프레임워크를 다음과 같이 재설계한다.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(HCP 기반)</w:t>
            </w:r>
          </w:p>
        </w:tc>
        <w:tc>
          <w:tcPr>
            <w:tcW w:type="dxa" w:w="3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(HCP-Free)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w* 정의</w:t>
            </w:r>
          </w:p>
        </w:tc>
        <w:tc>
          <w:tcPr>
            <w:tcW w:type="dxa" w:w="3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HCP로 사전훈련된 GLM/CPM</w:t>
            </w:r>
          </w:p>
        </w:tc>
        <w:tc>
          <w:tcPr>
            <w:tcW w:type="dxa" w:w="3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Within-subject temporal split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3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HCP long-scan FC</w:t>
            </w:r>
          </w:p>
        </w:tc>
        <w:tc>
          <w:tcPr>
            <w:tcW w:type="dxa" w:w="3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같은 subject의 전체 스캔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3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Short-scan predictor</w:t>
            </w:r>
          </w:p>
        </w:tc>
        <w:tc>
          <w:tcPr>
            <w:tcW w:type="dxa" w:w="3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≤2분 스캔 bootstrap ensemble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Distillation 유형</w:t>
            </w:r>
          </w:p>
        </w:tc>
        <w:tc>
          <w:tcPr>
            <w:tcW w:type="dxa" w:w="3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Distillation (Cat 2)</w:t>
            </w:r>
          </w:p>
        </w:tc>
        <w:tc>
          <w:tcPr>
            <w:tcW w:type="dxa" w:w="3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Self-Distillation (Cat 3+5)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외부 데이터 의존</w:t>
            </w:r>
          </w:p>
        </w:tc>
        <w:tc>
          <w:tcPr>
            <w:tcW w:type="dxa" w:w="3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HCP S1200 필수</w:t>
            </w:r>
          </w:p>
        </w:tc>
        <w:tc>
          <w:tcPr>
            <w:tcW w:type="dxa" w:w="3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 — ABIDE/ADHD만으로 완결</w:t>
            </w:r>
          </w:p>
        </w:tc>
      </w:tr>
    </w:tbl>
    <w:p>
      <w:pPr>
        <w:spacing w:after="12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Distillation 개념 분류 — 5 Categories</w:t>
      </w:r>
    </w:p>
    <w:p>
      <w:pPr>
        <w:pBdr>
          <w:bottom w:val="single" w:color="2E75B6" w:sz="8" w:space="1"/>
        </w:pBdr>
        <w:spacing w:after="0"/>
      </w:pPr>
    </w:p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"Distillation"은 단일 개념이 아니다. BS-NET 맥락에서 어떤 의미인지를 먼저 전체 공간에서 위치시킨다.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2880"/>
        <w:gridCol w:w="3600"/>
      </w:tblGrid>
      <w:tr>
        <w:tc>
          <w:tcPr>
            <w:tcW w:type="dxa" w:w="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메커니즘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BS-NET 대응</w:t>
            </w:r>
          </w:p>
        </w:tc>
      </w:tr>
      <w:tr>
        <w:tc>
          <w:tcPr>
            <w:tcW w:type="dxa" w:w="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통계적 Distillation</w:t>
            </w:r>
          </w:p>
        </w:tc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 aggregate → noise 평균화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구현의 암묵적 원리</w:t>
            </w:r>
          </w:p>
        </w:tc>
      </w:tr>
      <w:tr>
        <w:tc>
          <w:tcPr>
            <w:tcW w:type="dxa" w:w="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Distillation</w:t>
            </w:r>
          </w:p>
        </w:tc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Teacher(large) → Student(small) 가중치 전이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FC → Short FC 예측기 (w/o HCP 가능)</w:t>
            </w:r>
          </w:p>
        </w:tc>
      </w:tr>
      <w:tr>
        <w:tc>
          <w:tcPr>
            <w:tcW w:type="dxa" w:w="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Self-Distillation</w:t>
            </w:r>
          </w:p>
        </w:tc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외부 teacher 없이 같은 데이터의 다른 뷰 간 학습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같은 subject: 앞2분(student) ↔ 전체(teacher) ★</w:t>
            </w:r>
          </w:p>
        </w:tc>
      </w:tr>
      <w:tr>
        <w:tc>
          <w:tcPr>
            <w:tcW w:type="dxa" w:w="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Cross-Architecture</w:t>
            </w:r>
          </w:p>
        </w:tc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복잡한 모델 → 단순한 모델로 구조 전이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FC matrix → scalar ρ̂*(T) 압축</w:t>
            </w:r>
          </w:p>
        </w:tc>
      </w:tr>
      <w:tr>
        <w:tc>
          <w:tcPr>
            <w:tcW w:type="dxa" w:w="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Distillation</w:t>
            </w:r>
          </w:p>
        </w:tc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temporal context → Short temporal summary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Spearman-Brown prophecy의 이론적 대응 ★</w:t>
            </w:r>
          </w:p>
        </w:tc>
      </w:tr>
    </w:tbl>
    <w:p>
      <w:pPr>
        <w:spacing w:after="80" w:before="0"/>
      </w:pPr>
    </w:p>
    <w:p>
      <w:pPr>
        <w:shd w:fill="E8F5E9" w:val="clear"/>
        <w:spacing w:after="120" w:before="60"/>
        <w:ind w:left="360" w:right="360"/>
      </w:pPr>
      <w:r>
        <w:rPr>
          <w:rFonts w:ascii="Arial" w:cs="Arial" w:eastAsia="Arial" w:hAnsi="Arial"/>
          <w:b/>
          <w:bCs/>
          <w:color w:val="1F5C7A"/>
          <w:sz w:val="20"/>
          <w:szCs w:val="20"/>
        </w:rPr>
        <w:t xml:space="preserve">v2 핵심 정의 </w:t>
      </w:r>
      <w:del w:id="112" w:author="Claude" w:date="2026-04-22T00:00:00Z">
        <w:r>
          <w:rPr>
            <w:rFonts w:ascii="Arial" w:cs="Arial" w:eastAsia="Arial" w:hAnsi="Arial"/>
            <w:i/>
            <w:iCs/>
            <w:color w:val="404040"/>
            <w:sz w:val="20"/>
            <w:szCs w:val="20"/>
          </w:rPr>
          <w:delText xml:space="preserve">BS-NET의 ‘bootstrapping distillation’ = Cat 3 (Self-Distillation) + Cat 5 (Temporal Distillation)의 조합. HCP 불필요. 외부 teacher 불필요.</w:delText>
        </w:r>
      </w:del>
      <w:ins w:id="113" w:author="Claude" w:date="2026-04-22T00:00:00Z">
        <w:r>
          <w:rPr>
            <w:rFonts w:ascii="Arial" w:cs="Arial" w:eastAsia="Arial" w:hAnsi="Arial"/>
            <w:i/>
            <w:iCs/>
            <w:color w:val="404040"/>
            <w:sz w:val="20"/>
            <w:szCs w:val="20"/>
          </w:rPr>
          <w:t xml:space="preserve">BS-NET의 ‘analytic self-distillation’ = Cat 3 (Self-Distillation, within-subject temporal split) + Cat 5 (Temporal Distillation, SB prophecy)의 조합. ML의 gradient-based distillation이 아닌 statistical/analytic distillation임에 유의. HCP 불필요. 외부 teacher 불필요.</w:t>
        </w:r>
      </w:ins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Cat 3: Self-Distillation 상세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핵심 논문: </w:t>
      </w:r>
      <w:del w:id="100" w:author="Claude" w:date="2026-04-22T00:00:00Z">
        <w:r>
          <w:rPr>
            <w:rFonts w:ascii="Arial" w:cs="Arial" w:eastAsia="Arial" w:hAnsi="Arial"/>
            <w:sz w:val="22"/>
            <w:szCs w:val="22"/>
          </w:rPr>
          <w:delText xml:space="preserve">Pieper et al. (2023) — Self-Distilled Representation Learning for Time Series (data2vec 기반)</w:delText>
        </w:r>
      </w:del>
      <w:ins w:id="101" w:author="Claude" w:date="2026-04-22T00:00:00Z">
        <w:r>
          <w:rPr>
            <w:rFonts w:ascii="Arial" w:cs="Arial" w:eastAsia="Arial" w:hAnsi="Arial"/>
            <w:sz w:val="22"/>
            <w:szCs w:val="22"/>
          </w:rPr>
          <w:t xml:space="preserve">Teeuw et al. (2021) — Reliability modelling of resting-state FC (within-subject split-half)</w:t>
        </w:r>
      </w:ins>
    </w:p>
    <w:p>
      <w:pPr>
        <w:spacing w:after="120" w:before="0"/>
      </w:pPr>
      <w:del w:id="102" w:author="Claude" w:date="2026-04-22T00:00:00Z">
        <w:r>
          <w:rPr>
            <w:rFonts w:ascii="Arial" w:cs="Arial" w:eastAsia="Arial" w:hAnsi="Arial"/>
            <w:sz w:val="22"/>
            <w:szCs w:val="22"/>
          </w:rPr>
          <w:delText xml:space="preserve">data2vec 스타일의 self-distillation 구조:</w:delText>
        </w:r>
      </w:del>
      <w:ins w:id="103" w:author="Claude" w:date="2026-04-22T00:00:00Z">
        <w:r>
          <w:rPr>
            <w:rFonts w:ascii="Arial" w:cs="Arial" w:eastAsia="Arial" w:hAnsi="Arial"/>
            <w:sz w:val="22"/>
            <w:szCs w:val="22"/>
          </w:rPr>
          <w:t xml:space="preserve">Within-subject split-half reliability model (Teeuw 2021 framework):</w:t>
        </w:r>
      </w:ins>
    </w:p>
    <w:p>
      <w:pPr>
        <w:pStyle w:val="ListParagraph"/>
        <w:numPr>
          <w:ilvl w:val="0"/>
          <w:numId w:val="2"/>
        </w:numPr>
        <w:spacing w:after="80" w:before="0"/>
      </w:pPr>
      <w:del w:id="104" w:author="Claude" w:date="2026-04-22T00:00:00Z">
        <w:r>
          <w:rPr>
            <w:rFonts w:ascii="Arial" w:cs="Arial" w:eastAsia="Arial" w:hAnsi="Arial"/>
            <w:sz w:val="22"/>
            <w:szCs w:val="22"/>
          </w:rPr>
          <w:delText xml:space="preserve">Teacher mode: encoder가 전체 입력 시계열의 hidden activation 평균을 target representation으로 계산</w:delText>
        </w:r>
      </w:del>
      <w:ins w:id="105" w:author="Claude" w:date="2026-04-22T00:00:00Z">
        <w:r>
          <w:rPr>
            <w:rFonts w:ascii="Arial" w:cs="Arial" w:eastAsia="Arial" w:hAnsi="Arial"/>
            <w:sz w:val="22"/>
            <w:szCs w:val="22"/>
          </w:rPr>
          <w:t xml:space="preserve">Teacher: 같은 subject의 full-length scan FC — fixed reference (학습 중 변하지 않음)</w:t>
        </w:r>
      </w:ins>
    </w:p>
    <w:p>
      <w:pPr>
        <w:pStyle w:val="ListParagraph"/>
        <w:numPr>
          <w:ilvl w:val="0"/>
          <w:numId w:val="2"/>
        </w:numPr>
        <w:spacing w:after="80" w:before="0"/>
      </w:pPr>
      <w:del w:id="106" w:author="Claude" w:date="2026-04-22T00:00:00Z">
        <w:r>
          <w:rPr>
            <w:rFonts w:ascii="Arial" w:cs="Arial" w:eastAsia="Arial" w:hAnsi="Arial"/>
            <w:sz w:val="22"/>
            <w:szCs w:val="22"/>
          </w:rPr>
          <w:delText xml:space="preserve">Student mode: 랜덤 마스킹된 버전에서 teacher target을 예측</w:delText>
        </w:r>
      </w:del>
      <w:ins w:id="107" w:author="Claude" w:date="2026-04-22T00:00:00Z">
        <w:r>
          <w:rPr>
            <w:rFonts w:ascii="Arial" w:cs="Arial" w:eastAsia="Arial" w:hAnsi="Arial"/>
            <w:sz w:val="22"/>
            <w:szCs w:val="22"/>
          </w:rPr>
          <w:t xml:space="preserve">Student: short scan (≤2분)의 bootstrap ensemble FC — teacher FC를 복원하는 것이 목표</w:t>
        </w:r>
      </w:ins>
    </w:p>
    <w:p>
      <w:pPr>
        <w:pStyle w:val="ListParagraph"/>
        <w:numPr>
          <w:ilvl w:val="0"/>
          <w:numId w:val="2"/>
        </w:numPr>
        <w:spacing w:after="80" w:before="0"/>
      </w:pPr>
      <w:del w:id="108" w:author="Claude" w:date="2026-04-22T00:00:00Z">
        <w:r>
          <w:rPr>
            <w:rFonts w:ascii="Arial" w:cs="Arial" w:eastAsia="Arial" w:hAnsi="Arial"/>
            <w:sz w:val="22"/>
            <w:szCs w:val="22"/>
          </w:rPr>
          <w:delText xml:space="preserve">Teacher 가중치: student의 EMA (Exponential Moving Average)로 업데이트</w:delText>
        </w:r>
      </w:del>
      <w:ins w:id="109" w:author="Claude" w:date="2026-04-22T00:00:00Z">
        <w:r>
          <w:rPr>
            <w:rFonts w:ascii="Arial" w:cs="Arial" w:eastAsia="Arial" w:hAnsi="Arial"/>
            <w:sz w:val="22"/>
            <w:szCs w:val="22"/>
          </w:rPr>
          <w:t xml:space="preserve">Distillation mechanism: SB prophecy가 k=T/t 비율로 student→teacher 수렴 속도를 analytic하게 결정 (EMA 대응 아님 — fixed teacher)</w:t>
        </w:r>
      </w:ins>
    </w:p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BS-NET 매핑: </w:t>
      </w:r>
      <w:del w:id="110" w:author="Claude" w:date="2026-04-22T00:00:00Z">
        <w:r>
          <w:rPr>
            <w:rFonts w:ascii="Arial" w:cs="Arial" w:eastAsia="Arial" w:hAnsi="Arial"/>
            <w:sz w:val="22"/>
            <w:szCs w:val="22"/>
          </w:rPr>
          <w:delText xml:space="preserve">Teacher = 전체 스캔(T TR)의 FC, Student = 처음 t TR (≤2분)의 bootstrap ensemble FC. EMA 대응 = Spearman-Brown prophecy의 k = T/t 비율.</w:delText>
        </w:r>
      </w:del>
      <w:ins w:id="111" w:author="Claude" w:date="2026-04-22T00:00:00Z">
        <w:r>
          <w:rPr>
            <w:rFonts w:ascii="Arial" w:cs="Arial" w:eastAsia="Arial" w:hAnsi="Arial"/>
            <w:sz w:val="22"/>
            <w:szCs w:val="22"/>
          </w:rPr>
          <w:t xml:space="preserve">Teacher = 같은 subject 전체 스캔(T TR)의 FC (fixed, not EMA-updated), Student = 처음 t TR (≤2분)의 bootstrap ensemble FC. SB prophecy k = T/t가 수렴 속도를 결정. Teeuw (2021)의 split-half reliability model이 직접 선행연구.</w:t>
        </w:r>
      </w:ins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Cat 5: Temporal Distillation 상세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핵심 논문: </w:t>
      </w:r>
      <w:del w:id="116" w:author="Claude" w:date="2026-04-22T00:00:00Z">
        <w:r>
          <w:rPr>
            <w:rFonts w:ascii="Arial" w:cs="Arial" w:eastAsia="Arial" w:hAnsi="Arial"/>
            <w:sz w:val="22"/>
            <w:szCs w:val="22"/>
          </w:rPr>
          <w:delText xml:space="preserve">Xiao et al. (2024) — Self-BiDecKD; DE-TSMCL (Information Sciences 2023)</w:delText>
        </w:r>
      </w:del>
      <w:ins w:id="117" w:author="Claude" w:date="2026-04-22T00:00:00Z">
        <w:r>
          <w:rPr>
            <w:rFonts w:ascii="Arial" w:cs="Arial" w:eastAsia="Arial" w:hAnsi="Arial"/>
            <w:sz w:val="22"/>
            <w:szCs w:val="22"/>
          </w:rPr>
          <w:t xml:space="preserve">Xiang et al. (2024) — DE-TSMCL (Information Sciences 2023)</w:t>
        </w:r>
      </w:ins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Temporal distillation의 핵심 원리: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긴 시간 맥락(long context)이 더 풍부한 representation을 갖는다 (less noise, more signal)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짧은 시간 관측(short observation)에서 이 representation으로 수렴하는 것이 학습 목표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SB prophecy는 이 수렴 속도의 analytic form: R(T) = kR(t)/[1+(k-1)R(t)]</w:t>
      </w:r>
    </w:p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BS-NET 매핑: </w:t>
      </w:r>
      <w:r>
        <w:rPr>
          <w:rFonts w:ascii="Arial" w:cs="Arial" w:eastAsia="Arial" w:hAnsi="Arial"/>
          <w:sz w:val="22"/>
          <w:szCs w:val="22"/>
        </w:rPr>
        <w:t xml:space="preserve">긴 스캔(T)의 FC reliability = teacher의 representation quality. SB prophecy = teacher quality로의 수렴 공식. Block bootstrap = student의 augmented views 생성.</w:t>
      </w:r>
    </w:p>
    <w:p>
      <w:pPr>
        <w:spacing w:after="12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BS-NET Temporal Self-Distillation: 통합 이론</w:t>
      </w:r>
    </w:p>
    <w:p>
      <w:pPr>
        <w:pBdr>
          <w:bottom w:val="single" w:color="2E75B6" w:sz="8" w:space="1"/>
        </w:pBdr>
        <w:spacing w:after="0"/>
      </w:pP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핵심 명제 체계 (HCP-Free 버전)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4320"/>
      </w:tblGrid>
      <w:tr>
        <w:tc>
          <w:tcPr>
            <w:tcW w:type="dxa" w:w="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명제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문헌 근거</w:t>
            </w:r>
          </w:p>
        </w:tc>
      </w:tr>
      <w:tr>
        <w:tc>
          <w:tcPr>
            <w:tcW w:type="dxa" w:w="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짧은 스캔 FC는 신호+노이즈이며, 노이즈 분산은 1/t에 비례한다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Birn 2013, Noble 2019</w:t>
            </w:r>
          </w:p>
        </w:tc>
      </w:tr>
      <w:tr>
        <w:tc>
          <w:tcPr>
            <w:tcW w:type="dxa" w:w="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같은 subject의 긴 스캔 FC는 짧은 스캔 FC의 noise-free teacher이다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Molloy 2015, Teeuw 2021</w:t>
            </w:r>
          </w:p>
        </w:tc>
      </w:tr>
      <w:tr>
        <w:tc>
          <w:tcPr>
            <w:tcW w:type="dxa" w:w="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 prophecy는 짧은 스캔 reliability에서 긴 스캔 reliability로의 수렴 속도를 analytic하게 제공한다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Ellis 2024, Birn 2013</w:t>
            </w:r>
          </w:p>
        </w:tc>
      </w:tr>
      <w:tr>
        <w:tc>
          <w:tcPr>
            <w:tcW w:type="dxa" w:w="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bootstrap는 시계열 자기상관을 보존하면서 student augmented views를 생성한다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Bellec 2010 (BASC), BASC literature</w:t>
            </w:r>
          </w:p>
        </w:tc>
      </w:tr>
      <w:tr>
        <w:tc>
          <w:tcPr>
            <w:tcW w:type="dxa" w:w="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 ensemble의 FC가 noisy individual estimate보다 높은 reliability를 갖는다 (Taxali 메커니즘)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Taxali 2021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Teacher-Student 구조 정의</w:t>
      </w:r>
    </w:p>
    <w:p>
      <w:pPr>
        <w:spacing w:after="40" w:before="0"/>
      </w:pPr>
    </w:p>
    <w:p>
      <w:pPr>
        <w:shd w:fill="F0F0F0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F5C7A"/>
          <w:sz w:val="18"/>
          <w:szCs w:val="18"/>
        </w:rPr>
        <w:t xml:space="preserve">BS-NET Temporal Self-Distillation:
  Teacher:  FC(T)  = Ledoit-Wolf FC from full scan (T TR)
                   ≈ N_true + ε_T,  Var(ε_T) ∝ 1/T  (small)
  Student:  FC(t)  = Ledoit-Wolf FC from short scan (t ≤ 120s)
                   ≈ N_true + ε_t,  Var(ε_t) ∝ 1/t  (large)
  Bootstrap: {FC^(b)(t)}_{b=1..B}  = block-bootstrap augmented student views
             FC_ensemble = mean_b[FC^(b)(t)]  →  reduces noise by factor √B
  Distillation objective:
    minimize ||FC_ensemble(t) - FC(T)||  ↔  ρ̂*(T) → 1</w:t>
      </w:r>
    </w:p>
    <w:p>
      <w:pPr>
        <w:spacing w:after="80" w:before="0"/>
      </w:pPr>
    </w:p>
    <w:p>
      <w:pPr>
        <w:shd w:fill="E8F5E9" w:val="clear"/>
        <w:spacing w:after="120" w:before="60"/>
        <w:ind w:left="360" w:righ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HCP-free 이유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Teacher FC(T)는 같은 subject의 전체 스캔에서 얻으므로 외부 데이터 불필요. ABIDE/ADHD의 full-length 스캔이 teacher 역할.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수식 체계와 distillation 해석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1. 관측 모형 (P1)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신호+노이즈 분해: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5C7A"/>
          <w:sz w:val="20"/>
          <w:szCs w:val="20"/>
        </w:rPr>
        <w:t xml:space="preserve">N(t) = N_true + ε_t,   Var(ε_t) ∝ 1/t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distillation 해석: </w:t>
      </w:r>
      <w:r>
        <w:rPr>
          <w:rFonts w:ascii="Arial" w:cs="Arial" w:eastAsia="Arial" w:hAnsi="Arial"/>
          <w:sz w:val="22"/>
          <w:szCs w:val="22"/>
        </w:rPr>
        <w:t xml:space="preserve">ε_t = student의 excess noise. Teacher는 ε_T ≈ 0이 목표.</w:t>
      </w:r>
    </w:p>
    <w:p>
      <w:pPr>
        <w:spacing w:after="8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2. Bootstrap Ensemble — Cat 1+3 통합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B번 block-bootstrap resample → ensemble: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5C7A"/>
          <w:sz w:val="20"/>
          <w:szCs w:val="20"/>
        </w:rPr>
        <w:t xml:space="preserve">FC_B(t) = (1/B) Σ_b FC^(b)(t)   →   Var(ε_B) ≈ Var(ε_t)/B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distillation 해석: </w:t>
      </w:r>
      <w:r>
        <w:rPr>
          <w:rFonts w:ascii="Arial" w:cs="Arial" w:eastAsia="Arial" w:hAnsi="Arial"/>
          <w:sz w:val="22"/>
          <w:szCs w:val="22"/>
        </w:rPr>
        <w:t xml:space="preserve">ensemble이 곧 implicit w*. B→∞일 때 FC_B(t) → N_true (teacher에 수렴).</w:t>
      </w:r>
    </w:p>
    <w:p>
      <w:pPr>
        <w:spacing w:after="8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3. Temporal Distillation — SB Prophecy (P3, Cat 5)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짧은 스캔 reliability에서 긴 스캔 reliability 예측: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5C7A"/>
          <w:sz w:val="20"/>
          <w:szCs w:val="20"/>
        </w:rPr>
        <w:t xml:space="preserve">R(T) = k·R(t) / [1 + (k-1)·R(t)],   k = T/t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distillation 해석: </w:t>
      </w:r>
      <w:r>
        <w:rPr>
          <w:rFonts w:ascii="Arial" w:cs="Arial" w:eastAsia="Arial" w:hAnsi="Arial"/>
          <w:sz w:val="22"/>
          <w:szCs w:val="22"/>
        </w:rPr>
        <w:t xml:space="preserve">SB prophecy = temporal distillation의 analytic convergence rate. Teacher quality R(T)로 수렴하는 속도가 k에 의해 결정됨.</w:t>
      </w:r>
    </w:p>
    <w:p>
      <w:pPr>
        <w:spacing w:after="8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4. Attenuation Correction — 진 Teacher 표현 복원 (P2, Cat 4)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양쪽 벡터의 노이즈를 동시에 보정: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5C7A"/>
          <w:sz w:val="20"/>
          <w:szCs w:val="20"/>
        </w:rPr>
        <w:t xml:space="preserve">r_true = r_obs / sqrt[R_FC(t) · R_FC_hat(t)]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distillation 해석: </w:t>
      </w:r>
      <w:r>
        <w:rPr>
          <w:rFonts w:ascii="Arial" w:cs="Arial" w:eastAsia="Arial" w:hAnsi="Arial"/>
          <w:sz w:val="22"/>
          <w:szCs w:val="22"/>
        </w:rPr>
        <w:t xml:space="preserve">cross-architecture distillation: noisy student ↔ noisy teacher 관측에서 latent true signal을 복원. Molloy 2015의 fMRI-specific 구현.</w:t>
      </w:r>
    </w:p>
    <w:p>
      <w:pPr>
        <w:spacing w:after="8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5. 통합 공식 — ρ̂*(T)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최종 장시간 상관 추정:</w:t>
      </w:r>
    </w:p>
    <w:p>
      <w:pPr>
        <w:spacing w:after="120" w:before="60"/>
        <w:ind w:left="720"/>
      </w:pPr>
      <w:r>
        <w:rPr>
          <w:rFonts w:ascii="Courier New" w:cs="Courier New" w:eastAsia="Courier New" w:hAnsi="Courier New"/>
          <w:color w:val="1F5C7A"/>
          <w:sz w:val="20"/>
          <w:szCs w:val="20"/>
        </w:rPr>
        <w:t xml:space="preserve">ρ̂*(T) = [r_obs / sqrt(R_FC(t)·R_hat(t))] × sqrt(R_FC(T)·R_hat(T))</w:t>
      </w:r>
    </w:p>
    <w:p>
      <w:pPr>
        <w:shd w:fill="EBF3FB" w:val="clear"/>
        <w:spacing w:after="120" w:before="60"/>
        <w:ind w:left="360" w:righ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통합 해석 </w:t>
      </w:r>
      <w:del w:id="114" w:author="Claude" w:date="2026-04-22T00:00:00Z">
        <w:r>
          <w:rPr>
            <w:rFonts w:ascii="Arial" w:cs="Arial" w:eastAsia="Arial" w:hAnsi="Arial"/>
            <w:i/>
            <w:iCs/>
            <w:color w:val="404040"/>
            <w:sz w:val="20"/>
            <w:szCs w:val="20"/>
          </w:rPr>
          <w:delText xml:space="preserve">짧은 student 관측 → attenuation correction으로 latent teacher 복원 → SB temporal scaling으로 장시간 teacher quality까지 외삽. 이 전 과정이 ‘Temporal Self-Distillation’의 analytic 구현.</w:delText>
        </w:r>
      </w:del>
      <w:ins w:id="115" w:author="Claude" w:date="2026-04-22T00:00:00Z">
        <w:r>
          <w:rPr>
            <w:rFonts w:ascii="Arial" w:cs="Arial" w:eastAsia="Arial" w:hAnsi="Arial"/>
            <w:i/>
            <w:iCs/>
            <w:color w:val="404040"/>
            <w:sz w:val="20"/>
            <w:szCs w:val="20"/>
          </w:rPr>
          <w:t xml:space="preserve">짧은 student 관측 → attenuation correction으로 latent teacher 복원 → SB temporal scaling으로 장시간 teacher quality까지 외삽. 이 전 과정이 ‘Analytic Temporal Self-Distillation’의 구현. 참고: ML의 gradient-based knowledge distillation (Hinton 2015)과 달리 BS-NET은 closed-form statistical formula로 distillation을 수행하며, 이를 ‘analytic distillation’으로 구분한다.</w:t>
        </w:r>
      </w:ins>
    </w:p>
    <w:p>
      <w:pPr>
        <w:spacing w:after="12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HCP-Free 데이터 설계</w:t>
      </w:r>
    </w:p>
    <w:p>
      <w:pPr>
        <w:pBdr>
          <w:bottom w:val="single" w:color="2E75B6" w:sz="8" w:space="1"/>
        </w:pBdr>
        <w:spacing w:after="0"/>
      </w:pP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Within-Subject Teacher-Student Split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BS-NET의 teacher는 외부 데이터가 아니라 같은 subject의 longer portion에서 온다.</w:t>
      </w:r>
    </w:p>
    <w:p>
      <w:pPr>
        <w:spacing w:after="80" w:before="0"/>
      </w:pPr>
    </w:p>
    <w:p>
      <w:pPr>
        <w:shd w:fill="F0F0F0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F5C7A"/>
          <w:sz w:val="18"/>
          <w:szCs w:val="18"/>
        </w:rPr>
        <w:t xml:space="preserve">for each subject s:
  ts_full = load_full_timeseries(s)          # e.g., 300 TR (≈ 7-10분)
  ts_student = ts_full[:t_min]               # ≤ 120 TR (≤ 2분)  → student
  ts_teacher = ts_full[:]                    # full length        → teacher
  FC_student = ledoit_wolf_FC(ts_student)    # noisy estimate
  FC_teacher = ledoit_wolf_FC(ts_teacher)    # ≈ N_true (oracle)
  # distillation target: ρ̂*(T) → Corr(FC_student_corrected, FC_teacher)</w:t>
      </w:r>
    </w:p>
    <w:p>
      <w:pPr>
        <w:spacing w:after="80" w:before="0"/>
      </w:pPr>
    </w:p>
    <w:p>
      <w:pPr>
        <w:shd w:fill="FFF9E6" w:val="clear"/>
        <w:spacing w:after="120" w:before="60"/>
        <w:ind w:left="360" w:right="3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검증 설계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teacher FC(T)가 oracle인지 확인: ABIDE에서 site별 scan length 분포 확인 필요. 충분히 긴 스캔(≥6분)만 teacher로 사용.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보유 데이터별 가용성 분석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1440"/>
        <w:gridCol w:w="2160"/>
        <w:gridCol w:w="2520"/>
      </w:tblGrid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데이터셋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스캔 길이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Teacher 가용성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ABIDE PCP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468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82~316 TR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site별 상이, ≥120 TR: 대부분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teacher source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ADHD-200 PCP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399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76~261 TR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≥120 TR: 대부분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validation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Keane (BP/SZ)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site별 상이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확인 필요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downstream test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ds000243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N소규모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30분 스캔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강력한 teacher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τ_min 검증용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ds000243은 30분 스캔으로 teacher quality가 가장 높다 — τ_min 및 SB 수렴 검증의 gold standard로 유지.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Within-Dataset w* (전략 1) 구현 스펙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ABIDE 내에서 subject-level LOOCV로 short→long FC GLM 훈련:</w:t>
      </w:r>
    </w:p>
    <w:p>
      <w:pPr>
        <w:spacing w:after="40" w:before="0"/>
      </w:pPr>
    </w:p>
    <w:p>
      <w:pPr>
        <w:shd w:fill="F0F0F0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F5C7A"/>
          <w:sz w:val="18"/>
          <w:szCs w:val="18"/>
        </w:rPr>
        <w:t xml:space="preserve"># Within-ABIDE short→long FC predictor
X = [FC_short(s) for s in subjects]   # short (≤2분) FC 벡터화
y = [FC_long(s)  for s in subjects]   # full-length FC (oracle)
# subject-level LOOCV (정보 누수 방지)
w*_G = train_ridge(X, y, cv="subject-LOOCV")
# 검증: Corr(w*_G @ FC_short(s_test), FC_long(s_test))
# 목표: Guo 2023 GLM 성능 수준 재현</w:t>
      </w:r>
    </w:p>
    <w:p>
      <w:pPr>
        <w:spacing w:after="12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실험 설계 (HCP-Free)</w:t>
      </w:r>
    </w:p>
    <w:p>
      <w:pPr>
        <w:pBdr>
          <w:bottom w:val="single" w:color="2E75B6" w:sz="8" w:space="1"/>
        </w:pBdr>
        <w:spacing w:after="0"/>
      </w:pP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Ablation 구조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800"/>
        <w:gridCol w:w="2520"/>
        <w:gridCol w:w="2160"/>
        <w:gridCol w:w="2160"/>
      </w:tblGrid>
      <w:tr>
        <w:tc>
          <w:tcPr>
            <w:tcW w:type="dxa" w:w="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실험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w* 정의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Teacher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비교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결과</w:t>
            </w:r>
          </w:p>
        </w:tc>
      </w:tr>
      <w:tr>
        <w:tc>
          <w:tcPr>
            <w:tcW w:type="dxa" w:w="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 (baseline)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BS-NET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낮은 utility (확인됨)</w:t>
            </w:r>
          </w:p>
        </w:tc>
      </w:tr>
      <w:tr>
        <w:tc>
          <w:tcPr>
            <w:tcW w:type="dxa" w:w="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w*_B: bootstrap ensemble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 (self-distill)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 vs E1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reliability↑, utility mild</w:t>
            </w:r>
          </w:p>
        </w:tc>
      </w:tr>
      <w:tr>
        <w:tc>
          <w:tcPr>
            <w:tcW w:type="dxa" w:w="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w*_G: within-ABIDE GLM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ABIDE full scan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 vs E2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utility↑ (가설)</w:t>
            </w:r>
          </w:p>
        </w:tc>
      </w:tr>
      <w:tr>
        <w:tc>
          <w:tcPr>
            <w:tcW w:type="dxa" w:w="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E3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w*_B + w*_G 결합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ABIDE full scan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 vs E3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시너지 확인</w:t>
            </w:r>
          </w:p>
        </w:tc>
      </w:tr>
    </w:tbl>
    <w:p>
      <w:pPr>
        <w:spacing w:after="80" w:before="0"/>
      </w:pPr>
    </w:p>
    <w:p>
      <w:pPr>
        <w:shd w:fill="EBF3FB" w:val="clear"/>
        <w:spacing w:after="120" w:before="60"/>
        <w:ind w:left="360" w:righ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핵심 비교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E0→E1: self-distillation (bootstrap ensemble) 효과. E1→E2: temporal distillation (within-dataset teacher) 추가 효과. E2→E3: 결합 시너지.</w:t>
      </w:r>
      <w:ins w:id="122" w:author="Claude" w:date="2026-04-22T00:00:00Z">
        <w:r>
          <w:rPr>
            <w:rFonts w:ascii="Arial" w:cs="Arial" w:eastAsia="Arial" w:hAnsi="Arial"/>
            <w:i/>
            <w:iCs/>
            <w:color w:val="404040"/>
            <w:sz w:val="20"/>
            <w:szCs w:val="20"/>
          </w:rPr>
          <w:t xml:space="preserve"> [실행 전략] E0→E1을 우선 테스트할 것. E0은 기존 BS-NET 코드로 즉시 재현 가능하고, E1은 bootstrap ensemble FC를 명시적 target으로 사용하는 것뿐이므로 새 구현 부담이 적다. E2는 Ridge regression LOOCV 신규 구현이 필요하므로 E0→E1 결과를 먼저 확인한 후 진행.</w:t>
        </w:r>
      </w:ins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τ_min 검증 실험 (distillation threshold)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Temporal distillation이 성립하는 최소 student 길이(τ_min)를 ds000243으로 검증:</w:t>
      </w:r>
    </w:p>
    <w:p>
      <w:pPr>
        <w:spacing w:after="40" w:before="0"/>
      </w:pPr>
    </w:p>
    <w:p>
      <w:pPr>
        <w:shd w:fill="F0F0F0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F5C7A"/>
          <w:sz w:val="18"/>
          <w:szCs w:val="18"/>
        </w:rPr>
        <w:t xml:space="preserve">for t in [30s, 60s, 90s, 120s, 180s, 300s]:
  bootstrap_FC_ensemble(t) → ρ̂*(T=600s)
  # convergence: ρ̂*(T) plateau 시작점 = τ_min
  # distillation이 성립하는 최소 student length</w:t>
      </w:r>
    </w:p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기존 결과(τ_min ≈ 60-120s)를 distillation 프레임으로 재해석: student가 teacher representation으로 수렴 가능한 최소 관측 시간.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Negative Result 재해석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현재 Keane BP vs SZ 결과(BalAcc 0.518, p=0.469)는 Option B 이론에서 다음과 같이 해석된다: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w*_B 없는 E0 상태 → individual FC edge reliability가 낮음 (Noble 2019: ICC=0.29)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Taxali 2021: 개별 edge에서는 multivariate aggregation 없이 높은 utility 불가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따라서 현재 negative result는 이론이 예측하는 결과 — 방법론 실패 아님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E1(w*_B)로 전환 시 reliability 향상 → E2(w*_G)로 utility 향상 가능</w:t>
      </w:r>
    </w:p>
    <w:p>
      <w:pPr>
        <w:spacing w:after="80" w:before="0"/>
      </w:pPr>
    </w:p>
    <w:p>
      <w:pPr>
        <w:shd w:fill="E8F5E9" w:val="clear"/>
        <w:spacing w:after="120" w:before="60"/>
        <w:ind w:left="360" w:right="360"/>
      </w:pPr>
      <w:r>
        <w:rPr>
          <w:rFonts w:ascii="Arial" w:cs="Arial" w:eastAsia="Arial" w:hAnsi="Arial"/>
          <w:b/>
          <w:bCs/>
          <w:color w:val="1F5C7A"/>
          <w:sz w:val="20"/>
          <w:szCs w:val="20"/>
        </w:rPr>
        <w:t xml:space="preserve">논문 framing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Section: 'Without explicit distillation target w*, BS-NET operates at the individual-edge reliability level (Noble 2019, ICC≈0.29). The introduction of temporal self-distillation (w*_B, w*_G) is expected to bridge the gap between reliability and clinical utility (Taxali 2021).'</w:t>
      </w:r>
    </w:p>
    <w:p>
      <w:pPr>
        <w:spacing w:after="12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핵심 참고문헌 (v2 업데이트)</w:t>
      </w:r>
    </w:p>
    <w:p>
      <w:pPr>
        <w:pBdr>
          <w:bottom w:val="single" w:color="2E75B6" w:sz="8" w:space="1"/>
        </w:pBdr>
        <w:spacing w:after="0"/>
      </w:pP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Tier 1 — 이론 핵심 (필수)</w:t>
      </w:r>
    </w:p>
    <w:p>
      <w:pPr>
        <w:spacing w:after="4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[1] Taxali et al. (2021).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Boost in Test-Retest Reliability in Resting State fMRI with Predictive Modeling. </w:t>
      </w:r>
      <w:r>
        <w:rPr>
          <w:rFonts w:ascii="Arial" w:cs="Arial" w:eastAsia="Arial" w:hAnsi="Arial"/>
          <w:sz w:val="22"/>
          <w:szCs w:val="22"/>
        </w:rPr>
        <w:t xml:space="preserve">Cerebral Cortex, 31(6).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 →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P5 근거: multivariate ensemble → reliability 향상. Cat 1/2 distillation의 fMRI 선례.</w:t>
      </w:r>
    </w:p>
    <w:p>
      <w:pPr>
        <w:spacing w:after="4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[2] Teeuw et al. (2021).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Reliability modelling of resting-state functional connectivity. </w:t>
      </w:r>
      <w:r>
        <w:rPr>
          <w:rFonts w:ascii="Arial" w:cs="Arial" w:eastAsia="Arial" w:hAnsi="Arial"/>
          <w:sz w:val="22"/>
          <w:szCs w:val="22"/>
        </w:rPr>
        <w:t xml:space="preserve">NeuroImage, 231.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 →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P2 근거: split-half measurement model = within-subject teacher-student split의 직접 선례.</w:t>
      </w:r>
    </w:p>
    <w:p>
      <w:pPr>
        <w:spacing w:after="4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[3] Molloy et al. (2015).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Reliability Correction for Functional Connectivity: Theory and Implementation. </w:t>
      </w:r>
      <w:r>
        <w:rPr>
          <w:rFonts w:ascii="Arial" w:cs="Arial" w:eastAsia="Arial" w:hAnsi="Arial"/>
          <w:sz w:val="22"/>
          <w:szCs w:val="22"/>
        </w:rPr>
        <w:t xml:space="preserve">Human Brain Mapping.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 →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P2 근거: attenuation correction = Cat 4 cross-architecture distillation의 fMRI 구현.</w:t>
      </w:r>
    </w:p>
    <w:p>
      <w:pPr>
        <w:spacing w:after="4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[4] Pieper et al. (2023).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Self-Distilled Representation Learning for Time Series. </w:t>
      </w:r>
      <w:r>
        <w:rPr>
          <w:rFonts w:ascii="Arial" w:cs="Arial" w:eastAsia="Arial" w:hAnsi="Arial"/>
          <w:sz w:val="22"/>
          <w:szCs w:val="22"/>
        </w:rPr>
        <w:t xml:space="preserve">arXiv:2311.11335.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 → </w:t>
      </w:r>
      <w:del w:id="123" w:author="Claude" w:date="2026-04-22T00:00:00Z">
        <w:r>
          <w:rPr>
            <w:rFonts w:ascii="Arial" w:cs="Arial" w:eastAsia="Arial" w:hAnsi="Arial"/>
            <w:color w:val="404040"/>
            <w:sz w:val="20"/>
            <w:szCs w:val="20"/>
          </w:rPr>
          <w:delText xml:space="preserve">Cat 3 Self-Distillation의 시계열 공식화. Teacher=full input, Student=masked version. EMA 업데이트.</w:delText>
        </w:r>
      </w:del>
      <w:ins w:id="124" w:author="Claude" w:date="2026-04-22T00:00:00Z">
        <w:r>
          <w:rPr>
            <w:rFonts w:ascii="Arial" w:cs="Arial" w:eastAsia="Arial" w:hAnsi="Arial"/>
            <w:color w:val="404040"/>
            <w:sz w:val="20"/>
            <w:szCs w:val="20"/>
          </w:rPr>
          <w:t xml:space="preserve">Cat 3 참고 문헌 (보조). 주의: data2vec EMA teacher ≠ BS-NET fixed teacher. BS-NET Cat 3의 주 선행연구는 Teeuw (2021) split-half이며, Pieper는 보조적 analogy로만 사용.</w:t>
        </w:r>
      </w:ins>
    </w:p>
    <w:p>
      <w:pPr>
        <w:spacing w:after="4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[5] DE-TSMCL — Xiang et al.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Distillation Enhanced Time Series Forecasting with Momentum Contrastive Learning. </w:t>
      </w:r>
      <w:r>
        <w:rPr>
          <w:rFonts w:ascii="Arial" w:cs="Arial" w:eastAsia="Arial" w:hAnsi="Arial"/>
          <w:sz w:val="22"/>
          <w:szCs w:val="22"/>
        </w:rPr>
        <w:t xml:space="preserve">Information Sciences.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 →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Cat 5 Temporal Distillation: teacher가 모든 이용 가능한 시계열 정보를 활용해 student를 학습.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Tier 2 — 문제 정의 (배경)</w:t>
      </w:r>
    </w:p>
    <w:p>
      <w:pPr>
        <w:spacing w:after="4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[6] Noble et al. (2019).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 decade of test-retest reliability of functional connectivity. </w:t>
      </w:r>
      <w:r>
        <w:rPr>
          <w:rFonts w:ascii="Arial" w:cs="Arial" w:eastAsia="Arial" w:hAnsi="Arial"/>
          <w:sz w:val="22"/>
          <w:szCs w:val="22"/>
        </w:rPr>
        <w:t xml:space="preserve">NeuroImage, 203.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[7] Birn et al. (2013).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effect of scan length on the reliability of resting-state fMRI. </w:t>
      </w:r>
      <w:r>
        <w:rPr>
          <w:rFonts w:ascii="Arial" w:cs="Arial" w:eastAsia="Arial" w:hAnsi="Arial"/>
          <w:sz w:val="22"/>
          <w:szCs w:val="22"/>
        </w:rPr>
        <w:t xml:space="preserve">NeuroImage, 83.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Tier 3 — 방법론 정당화 (보조)</w:t>
      </w:r>
    </w:p>
    <w:p>
      <w:pPr>
        <w:spacing w:after="4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[8] Ellis et al.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Proof of Reliability Convergence at Rate of Spearman-Brown. </w:t>
      </w:r>
      <w:r>
        <w:rPr>
          <w:rFonts w:ascii="Arial" w:cs="Arial" w:eastAsia="Arial" w:hAnsi="Arial"/>
          <w:sz w:val="22"/>
          <w:szCs w:val="22"/>
        </w:rPr>
        <w:t xml:space="preserve">Psychometrika.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 →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P3 근거: SB convergence의 일반성 증명 — parallel test 가정 없이도 성립.</w:t>
      </w:r>
    </w:p>
    <w:p>
      <w:pPr>
        <w:spacing w:after="4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[9] Bellec et al. (2010).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Multi-level BASC in resting-state fMRI. </w:t>
      </w:r>
      <w:r>
        <w:rPr>
          <w:rFonts w:ascii="Arial" w:cs="Arial" w:eastAsia="Arial" w:hAnsi="Arial"/>
          <w:sz w:val="22"/>
          <w:szCs w:val="22"/>
        </w:rPr>
        <w:t xml:space="preserve">NeuroImage, 51(3).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 →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P4 근거: fMRI에서 block bootstrap의 표준 구현. 시간 자기상관 보존 방법.</w:t>
      </w:r>
    </w:p>
    <w:p>
      <w:pPr>
        <w:spacing w:after="40" w:before="0"/>
      </w:pPr>
    </w:p>
    <w:p>
      <w:pPr>
        <w:spacing w:after="120" w:before="0"/>
      </w:pPr>
      <w:commentRangeStart w:id="0"/>
      <w:r>
        <w:rPr>
          <w:rFonts w:ascii="Arial" w:cs="Arial" w:eastAsia="Arial" w:hAnsi="Arial"/>
          <w:b/>
          <w:bCs/>
          <w:sz w:val="22"/>
          <w:szCs w:val="22"/>
        </w:rPr>
        <w:t xml:space="preserve">[10] Guo et al. (2023).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Increasing FC reliability by predicting long-scan FC from short-scan FC. </w:t>
      </w:r>
      <w:del w:id="118" w:author="Claude" w:date="2026-04-22T00:00:00Z">
        <w:r>
          <w:rPr>
            <w:rFonts w:ascii="Arial" w:cs="Arial" w:eastAsia="Arial" w:hAnsi="Arial"/>
            <w:sz w:val="22"/>
            <w:szCs w:val="22"/>
          </w:rPr>
          <w:delText xml:space="preserve">bioRxiv.</w:delText>
        </w:r>
      </w:del>
      <w:ins w:id="119" w:author="Claude" w:date="2026-04-22T00:00:00Z">
        <w:r>
          <w:rPr>
            <w:rFonts w:ascii="Arial" w:cs="Arial" w:eastAsia="Arial" w:hAnsi="Arial"/>
            <w:sz w:val="22"/>
            <w:szCs w:val="22"/>
          </w:rPr>
          <w:t xml:space="preserve">Cerebral Cortex, 33(4). DOI: 10.1093/cercor/bhac519.</w:t>
        </w:r>
      </w:ins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 → </w:t>
      </w:r>
      <w:del w:id="120" w:author="Claude" w:date="2026-04-22T00:00:00Z">
        <w:r>
          <w:rPr>
            <w:rFonts w:ascii="Arial" w:cs="Arial" w:eastAsia="Arial" w:hAnsi="Arial"/>
            <w:color w:val="404040"/>
            <w:sz w:val="20"/>
            <w:szCs w:val="20"/>
          </w:rPr>
          <w:delText xml:space="preserve">전략 1 (w*_G) 근거: within-dataset GLM으로 short→long FC 예측 가능성 실증.</w:delText>
        </w:r>
      </w:del>
      <w:ins w:id="121" w:author="Claude" w:date="2026-04-22T00:00:00Z">
        <w:r>
          <w:rPr>
            <w:rFonts w:ascii="Arial" w:cs="Arial" w:eastAsia="Arial" w:hAnsi="Arial"/>
            <w:color w:val="404040"/>
            <w:sz w:val="20"/>
            <w:szCs w:val="20"/>
          </w:rPr>
          <w:t xml:space="preserve">[Tier 2 승격 권고] E2 (w*_G)의 직접 선행연구. within-dataset GLM으로 short→long FC 예측 가능성 최초 실증. 현재 Tier 3이나 Tier 2 (문제 정의) 수준의 중요도.</w:t>
        </w:r>
      </w:ins>
      <w:commentRangeEnd w:id="0"/>
      <w:r>
        <w:rPr>
          <w:rStyle w:val="CommentReference"/>
        </w:rPr>
        <w:commentReference w:id="0"/>
      </w:r>
    </w:p>
    <w:p>
      <w:pPr>
        <w:spacing w:after="4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[11] TimeDistill — Zhao et al. (2025).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Efficient Long-Term Time Series Forecasting via Cross-Architecture Distillation. </w:t>
      </w:r>
      <w:r>
        <w:rPr>
          <w:rFonts w:ascii="Arial" w:cs="Arial" w:eastAsia="Arial" w:hAnsi="Arial"/>
          <w:sz w:val="22"/>
          <w:szCs w:val="22"/>
        </w:rPr>
        <w:t xml:space="preserve">ICLR 2025.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 →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Cat 4 근거: cross-architecture KD가 성능 향상에 기여. ρ̂*(T) = scalar distillation output.</w:t>
      </w:r>
    </w:p>
    <w:p>
      <w:pPr>
        <w:spacing w:after="120" w:before="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author="Claude" w:date="2026-04-22T03:50:40Z" w:initials="C">
    <w:p w14:paraId="182238E9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[Tier 승격] Guo et al. (2023)은 E2 (w*_G)의 직접 선행연구로, Tier 3이 아닌 Tier 2 (문제 정의)로 승격 필요. within-dataset GLM short→long FC prediction을 최초 실증한 핵심 참고문헌이며, E2 실험의 직접적 근거임. Cerebral Cortex (DOI: 10.1093/cercor/bhac519)로 정식 출판 확인 필요 (현재 bioRxiv로 표기).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82238E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microsoft.com/office/2011/relationships/commentsExtended" Target="commentsExtended.xml"/><Relationship Id="rId9" Type="http://schemas.microsoft.com/office/2016/09/relationships/commentsIds" Target="commentsIds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2026-04-22T00:55:10.712Z</dcterms:created>
  <dcterms:modified xsi:type="dcterms:W3CDTF">2026-04-22T00:55:10.713Z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